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364F70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149262A4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EDEF715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5AB9C1BC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34A32B9" w14:textId="77777777" w:rsidR="00EB4721" w:rsidRPr="00EB4721" w:rsidRDefault="00EB4721" w:rsidP="00EB4721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7088AC7C" w14:textId="77777777" w:rsidR="00EB4721" w:rsidRPr="00EB4721" w:rsidRDefault="00EB4721" w:rsidP="00EB4721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EB4721">
        <w:rPr>
          <w:rFonts w:ascii="Times New Roman" w:hAnsi="Times New Roman" w:cs="Times New Roman"/>
          <w:b/>
          <w:sz w:val="72"/>
          <w:szCs w:val="72"/>
        </w:rPr>
        <w:t>Спецификация требований к программному обеспечению</w:t>
      </w:r>
    </w:p>
    <w:p w14:paraId="464E039D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39ED6D89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648FEFE4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00F2F6D7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03F456FF" w14:textId="77777777" w:rsid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4FBA33A7" w14:textId="77777777" w:rsidR="004402FA" w:rsidRDefault="00EB4721" w:rsidP="00EB4721">
      <w:pPr>
        <w:tabs>
          <w:tab w:val="left" w:pos="6750"/>
        </w:tabs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72"/>
          <w:szCs w:val="72"/>
        </w:rPr>
        <w:tab/>
      </w:r>
      <w:r w:rsidRPr="00EB4721">
        <w:rPr>
          <w:rFonts w:ascii="Times New Roman" w:hAnsi="Times New Roman" w:cs="Times New Roman"/>
          <w:b/>
          <w:sz w:val="28"/>
          <w:szCs w:val="28"/>
        </w:rPr>
        <w:t>Дата:(04.10.2015)</w:t>
      </w:r>
    </w:p>
    <w:p w14:paraId="355C69CA" w14:textId="77777777" w:rsidR="004402FA" w:rsidRDefault="004402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55335FD" w14:textId="77777777" w:rsidR="002B5354" w:rsidRPr="00C54F42" w:rsidRDefault="00C54F42" w:rsidP="004402FA">
      <w:pPr>
        <w:pStyle w:val="a3"/>
        <w:tabs>
          <w:tab w:val="left" w:pos="6750"/>
        </w:tabs>
        <w:ind w:left="851"/>
        <w:jc w:val="both"/>
        <w:rPr>
          <w:rFonts w:ascii="Times New Roman" w:hAnsi="Times New Roman" w:cs="Times New Roman"/>
          <w:b/>
          <w:sz w:val="36"/>
          <w:szCs w:val="36"/>
        </w:rPr>
      </w:pPr>
      <w:r w:rsidRPr="00C54F42">
        <w:rPr>
          <w:rFonts w:ascii="Times New Roman" w:hAnsi="Times New Roman" w:cs="Times New Roman"/>
          <w:b/>
          <w:sz w:val="36"/>
          <w:szCs w:val="36"/>
        </w:rPr>
        <w:lastRenderedPageBreak/>
        <w:t>1.</w:t>
      </w:r>
      <w:r w:rsidR="004402FA" w:rsidRPr="00C54F42">
        <w:rPr>
          <w:rFonts w:ascii="Times New Roman" w:hAnsi="Times New Roman" w:cs="Times New Roman"/>
          <w:b/>
          <w:sz w:val="36"/>
          <w:szCs w:val="36"/>
        </w:rPr>
        <w:t>Введение</w:t>
      </w:r>
    </w:p>
    <w:p w14:paraId="544AE8F3" w14:textId="77777777" w:rsidR="004402FA" w:rsidRDefault="004402FA" w:rsidP="004402FA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данного проекта будет разработано </w:t>
      </w:r>
      <w:r w:rsidR="00C54F42">
        <w:rPr>
          <w:rFonts w:ascii="Times New Roman" w:hAnsi="Times New Roman" w:cs="Times New Roman"/>
          <w:sz w:val="28"/>
          <w:szCs w:val="28"/>
        </w:rPr>
        <w:t>десктопное</w:t>
      </w:r>
      <w:r w:rsidR="00F60B54" w:rsidRPr="00F60B54">
        <w:rPr>
          <w:rFonts w:ascii="Times New Roman" w:hAnsi="Times New Roman" w:cs="Times New Roman"/>
          <w:sz w:val="28"/>
          <w:szCs w:val="28"/>
        </w:rPr>
        <w:t xml:space="preserve"> </w:t>
      </w:r>
      <w:ins w:id="0" w:author="Oxana" w:date="2015-10-04T14:52:00Z">
        <w:r w:rsidR="00F60B54">
          <w:rPr>
            <w:rFonts w:ascii="Times New Roman" w:hAnsi="Times New Roman" w:cs="Times New Roman"/>
            <w:sz w:val="28"/>
            <w:szCs w:val="28"/>
          </w:rPr>
          <w:t>приложение</w:t>
        </w:r>
      </w:ins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440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, которое предназначено для </w:t>
      </w:r>
      <w:r w:rsidR="00C54F42">
        <w:rPr>
          <w:rFonts w:ascii="Times New Roman" w:hAnsi="Times New Roman" w:cs="Times New Roman"/>
          <w:sz w:val="28"/>
          <w:szCs w:val="28"/>
        </w:rPr>
        <w:t>предоставления</w:t>
      </w:r>
      <w:r>
        <w:rPr>
          <w:rFonts w:ascii="Times New Roman" w:hAnsi="Times New Roman" w:cs="Times New Roman"/>
          <w:sz w:val="28"/>
          <w:szCs w:val="28"/>
        </w:rPr>
        <w:t xml:space="preserve"> полной информации о новинках кино.</w:t>
      </w:r>
    </w:p>
    <w:p w14:paraId="58D79B67" w14:textId="77777777" w:rsidR="004402FA" w:rsidRPr="00C54F42" w:rsidRDefault="004402FA" w:rsidP="004402FA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54F42">
        <w:rPr>
          <w:rFonts w:ascii="Times New Roman" w:hAnsi="Times New Roman" w:cs="Times New Roman"/>
          <w:b/>
          <w:sz w:val="32"/>
          <w:szCs w:val="32"/>
        </w:rPr>
        <w:t>1.1</w:t>
      </w:r>
      <w:r w:rsidR="00C54F42" w:rsidRPr="00C54F42">
        <w:rPr>
          <w:rFonts w:ascii="Times New Roman" w:hAnsi="Times New Roman" w:cs="Times New Roman"/>
          <w:b/>
          <w:sz w:val="32"/>
          <w:szCs w:val="32"/>
        </w:rPr>
        <w:t xml:space="preserve"> Назначение</w:t>
      </w:r>
    </w:p>
    <w:p w14:paraId="62719230" w14:textId="451A5DEA" w:rsidR="004402FA" w:rsidRDefault="00E47DC6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 описывает</w:t>
      </w:r>
      <w:commentRangeStart w:id="1"/>
      <w:r w:rsidR="00C54F42">
        <w:rPr>
          <w:rFonts w:ascii="Times New Roman" w:hAnsi="Times New Roman" w:cs="Times New Roman"/>
          <w:sz w:val="28"/>
          <w:szCs w:val="28"/>
        </w:rPr>
        <w:t xml:space="preserve"> </w:t>
      </w:r>
      <w:commentRangeEnd w:id="1"/>
      <w:r w:rsidR="00050EC2">
        <w:rPr>
          <w:rStyle w:val="a8"/>
        </w:rPr>
        <w:commentReference w:id="1"/>
      </w:r>
      <w:r w:rsidR="00C54F42">
        <w:rPr>
          <w:rFonts w:ascii="Times New Roman" w:hAnsi="Times New Roman" w:cs="Times New Roman"/>
          <w:sz w:val="28"/>
          <w:szCs w:val="28"/>
        </w:rPr>
        <w:t>основные требования, предоставляемые данному программному продукту.</w:t>
      </w:r>
    </w:p>
    <w:p w14:paraId="3A021820" w14:textId="77777777" w:rsidR="00C54F42" w:rsidRDefault="00C54F4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54F42">
        <w:rPr>
          <w:rFonts w:ascii="Times New Roman" w:hAnsi="Times New Roman" w:cs="Times New Roman"/>
          <w:b/>
          <w:sz w:val="32"/>
          <w:szCs w:val="32"/>
        </w:rPr>
        <w:t>1.2 Рамки</w:t>
      </w:r>
    </w:p>
    <w:p w14:paraId="7D64518C" w14:textId="72D96D1F" w:rsidR="00C54F42" w:rsidRDefault="00C54F4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4F42">
        <w:rPr>
          <w:rFonts w:ascii="Times New Roman" w:hAnsi="Times New Roman" w:cs="Times New Roman"/>
          <w:sz w:val="28"/>
          <w:szCs w:val="28"/>
        </w:rPr>
        <w:t>В настоящее время</w:t>
      </w:r>
      <w:r>
        <w:rPr>
          <w:rFonts w:ascii="Times New Roman" w:hAnsi="Times New Roman" w:cs="Times New Roman"/>
          <w:sz w:val="28"/>
          <w:szCs w:val="28"/>
        </w:rPr>
        <w:t xml:space="preserve"> суще</w:t>
      </w:r>
      <w:r w:rsidR="000D74BE">
        <w:rPr>
          <w:rFonts w:ascii="Times New Roman" w:hAnsi="Times New Roman" w:cs="Times New Roman"/>
          <w:sz w:val="28"/>
          <w:szCs w:val="28"/>
        </w:rPr>
        <w:t>ствует некоторое количество мобильных</w:t>
      </w:r>
      <w:r>
        <w:rPr>
          <w:rFonts w:ascii="Times New Roman" w:hAnsi="Times New Roman" w:cs="Times New Roman"/>
          <w:sz w:val="28"/>
          <w:szCs w:val="28"/>
        </w:rPr>
        <w:t xml:space="preserve"> приложений, которые позволяют предоставить пользователю информацию о новинках кино</w:t>
      </w:r>
      <w:r w:rsidR="000D74BE">
        <w:rPr>
          <w:rFonts w:ascii="Times New Roman" w:hAnsi="Times New Roman" w:cs="Times New Roman"/>
          <w:sz w:val="28"/>
          <w:szCs w:val="28"/>
        </w:rPr>
        <w:t xml:space="preserve">, так же существует большое количество сайтов, которые выполняют </w:t>
      </w:r>
      <w:r w:rsidR="00AE51AB">
        <w:rPr>
          <w:rFonts w:ascii="Times New Roman" w:hAnsi="Times New Roman" w:cs="Times New Roman"/>
          <w:sz w:val="28"/>
          <w:szCs w:val="28"/>
        </w:rPr>
        <w:t>э</w:t>
      </w:r>
      <w:r w:rsidR="000D74BE">
        <w:rPr>
          <w:rFonts w:ascii="Times New Roman" w:hAnsi="Times New Roman" w:cs="Times New Roman"/>
          <w:sz w:val="28"/>
          <w:szCs w:val="28"/>
        </w:rPr>
        <w:t xml:space="preserve">ту же функцию. </w:t>
      </w:r>
    </w:p>
    <w:p w14:paraId="0C996478" w14:textId="41979ABF" w:rsidR="000B7734" w:rsidRDefault="000B7734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практически отсутствую</w:t>
      </w:r>
      <w:r w:rsidR="00AE51AB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десктопные приложения, которые позволяют пользователю стационарного компьютера или ноутбука получить информацию о новинках кино, поэтому им приходится посещать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B773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сайты для получения необходимой информации.</w:t>
      </w:r>
    </w:p>
    <w:p w14:paraId="73B005C4" w14:textId="4F806BCB" w:rsidR="000B7734" w:rsidRDefault="000B7734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было решено разработать программный продукт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0B77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>, котор</w:t>
      </w:r>
      <w:r w:rsidR="00C558C0">
        <w:rPr>
          <w:rFonts w:ascii="Times New Roman" w:hAnsi="Times New Roman" w:cs="Times New Roman"/>
          <w:sz w:val="28"/>
          <w:szCs w:val="28"/>
        </w:rPr>
        <w:t>ый позволяет получить информаци</w:t>
      </w:r>
      <w:bookmarkStart w:id="2" w:name="_GoBack"/>
      <w:bookmarkEnd w:id="2"/>
      <w:r w:rsidR="00AE51AB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о новинках киноиндустрии по указанному жанру.</w:t>
      </w:r>
    </w:p>
    <w:p w14:paraId="42DA168E" w14:textId="77777777" w:rsidR="000B7734" w:rsidRDefault="000B7734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продукт не имеет возрастных ограничений, так как </w:t>
      </w:r>
      <w:r w:rsidR="005D499A">
        <w:rPr>
          <w:rFonts w:ascii="Times New Roman" w:hAnsi="Times New Roman" w:cs="Times New Roman"/>
          <w:sz w:val="28"/>
          <w:szCs w:val="28"/>
        </w:rPr>
        <w:t>в наше время кино интересуются люди разного возраста, поэтому разрабатываемый продукт будет иметь простой и удобный пользовательский интерфейс.</w:t>
      </w:r>
    </w:p>
    <w:p w14:paraId="43A02438" w14:textId="77777777" w:rsidR="004C376E" w:rsidRDefault="004C376E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C376E">
        <w:rPr>
          <w:rFonts w:ascii="Times New Roman" w:hAnsi="Times New Roman" w:cs="Times New Roman"/>
          <w:b/>
          <w:sz w:val="32"/>
          <w:szCs w:val="32"/>
        </w:rPr>
        <w:t>1.3 Обзор</w:t>
      </w:r>
    </w:p>
    <w:p w14:paraId="719A61FD" w14:textId="77777777" w:rsidR="004C376E" w:rsidRDefault="004C376E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376E">
        <w:rPr>
          <w:rFonts w:ascii="Times New Roman" w:hAnsi="Times New Roman" w:cs="Times New Roman"/>
          <w:sz w:val="28"/>
          <w:szCs w:val="28"/>
        </w:rPr>
        <w:t>Спецификация вк</w:t>
      </w:r>
      <w:r>
        <w:rPr>
          <w:rFonts w:ascii="Times New Roman" w:hAnsi="Times New Roman" w:cs="Times New Roman"/>
          <w:sz w:val="28"/>
          <w:szCs w:val="28"/>
        </w:rPr>
        <w:t>лючает в себя четыре раздела.</w:t>
      </w:r>
    </w:p>
    <w:p w14:paraId="4AAE2B75" w14:textId="7202E5E6" w:rsidR="004C376E" w:rsidRDefault="004C376E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разделе предоставлена общая информация о </w:t>
      </w:r>
      <w:r w:rsidR="00AE51AB">
        <w:rPr>
          <w:rFonts w:ascii="Times New Roman" w:hAnsi="Times New Roman" w:cs="Times New Roman"/>
          <w:sz w:val="28"/>
          <w:szCs w:val="28"/>
        </w:rPr>
        <w:t>приложении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C5D5F">
        <w:rPr>
          <w:rFonts w:ascii="Times New Roman" w:hAnsi="Times New Roman" w:cs="Times New Roman"/>
          <w:sz w:val="28"/>
          <w:szCs w:val="28"/>
        </w:rPr>
        <w:t>которая включает в себя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предоставляемые</w:t>
      </w:r>
      <w:r w:rsidR="00FC5D5F">
        <w:rPr>
          <w:rFonts w:ascii="Times New Roman" w:hAnsi="Times New Roman" w:cs="Times New Roman"/>
          <w:sz w:val="28"/>
          <w:szCs w:val="28"/>
        </w:rPr>
        <w:t xml:space="preserve"> им функции</w:t>
      </w:r>
      <w:r>
        <w:rPr>
          <w:rFonts w:ascii="Times New Roman" w:hAnsi="Times New Roman" w:cs="Times New Roman"/>
          <w:sz w:val="28"/>
          <w:szCs w:val="28"/>
        </w:rPr>
        <w:t xml:space="preserve">, указаны </w:t>
      </w:r>
      <w:r w:rsidR="00FD23C2">
        <w:rPr>
          <w:rFonts w:ascii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hAnsi="Times New Roman" w:cs="Times New Roman"/>
          <w:sz w:val="28"/>
          <w:szCs w:val="28"/>
        </w:rPr>
        <w:t xml:space="preserve"> перед аналогичными продуктами, а </w:t>
      </w:r>
      <w:r w:rsidR="00FD23C2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указаны пользователи данного программного </w:t>
      </w:r>
      <w:r w:rsidR="0011154C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C60DC9" w14:textId="77777777" w:rsidR="00FD23C2" w:rsidRDefault="00FD23C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разделе содержится полное описание требований к приложению (раздел предназначен для разработчиков).</w:t>
      </w:r>
    </w:p>
    <w:p w14:paraId="470B892C" w14:textId="77777777" w:rsidR="00FD23C2" w:rsidRDefault="00FD23C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разделе дается описание процессов по изменению требований к программному продукту.</w:t>
      </w:r>
    </w:p>
    <w:p w14:paraId="209A3CD2" w14:textId="77777777" w:rsidR="00FD23C2" w:rsidRDefault="00FD23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1C03FA" w14:textId="77777777" w:rsidR="00FD23C2" w:rsidRDefault="00FD23C2" w:rsidP="00FD23C2">
      <w:pPr>
        <w:pStyle w:val="a3"/>
        <w:tabs>
          <w:tab w:val="left" w:pos="6750"/>
        </w:tabs>
        <w:ind w:left="851"/>
        <w:jc w:val="both"/>
        <w:rPr>
          <w:rFonts w:ascii="Times New Roman" w:hAnsi="Times New Roman" w:cs="Times New Roman"/>
          <w:b/>
          <w:sz w:val="36"/>
          <w:szCs w:val="36"/>
        </w:rPr>
      </w:pPr>
      <w:r w:rsidRPr="00FD23C2">
        <w:rPr>
          <w:rFonts w:ascii="Times New Roman" w:hAnsi="Times New Roman" w:cs="Times New Roman"/>
          <w:b/>
          <w:sz w:val="36"/>
          <w:szCs w:val="36"/>
        </w:rPr>
        <w:lastRenderedPageBreak/>
        <w:t>2. Общее описание</w:t>
      </w:r>
    </w:p>
    <w:p w14:paraId="45D176CB" w14:textId="77777777" w:rsidR="00FD23C2" w:rsidRDefault="00FD23C2" w:rsidP="00FD23C2">
      <w:pPr>
        <w:pStyle w:val="a3"/>
        <w:tabs>
          <w:tab w:val="left" w:pos="6750"/>
        </w:tabs>
        <w:ind w:left="851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D23C2">
        <w:rPr>
          <w:rFonts w:ascii="Times New Roman" w:hAnsi="Times New Roman" w:cs="Times New Roman"/>
          <w:b/>
          <w:sz w:val="32"/>
          <w:szCs w:val="32"/>
        </w:rPr>
        <w:t>2.1 Преимущества продукта</w:t>
      </w:r>
    </w:p>
    <w:p w14:paraId="0FC735F2" w14:textId="77777777" w:rsidR="00FD23C2" w:rsidRDefault="00FD23C2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Чаще всего пользователю необходима краткая информация по интересующему его фильму</w:t>
      </w:r>
      <w:r w:rsidR="00647796">
        <w:rPr>
          <w:rFonts w:ascii="Times New Roman" w:hAnsi="Times New Roman" w:cs="Times New Roman"/>
          <w:sz w:val="28"/>
          <w:szCs w:val="28"/>
        </w:rPr>
        <w:t>, так же необходимо получить эту информацию в кратчайшие сроки. Имеются некоторые интернет ресурсы такие как: Кинопоиск, Киномания и т. д.</w:t>
      </w:r>
      <w:r w:rsidR="00647796" w:rsidRPr="00647796">
        <w:rPr>
          <w:rFonts w:ascii="Times New Roman" w:hAnsi="Times New Roman" w:cs="Times New Roman"/>
          <w:sz w:val="28"/>
          <w:szCs w:val="28"/>
        </w:rPr>
        <w:t xml:space="preserve">, </w:t>
      </w:r>
      <w:r w:rsidR="00647796">
        <w:rPr>
          <w:rFonts w:ascii="Times New Roman" w:hAnsi="Times New Roman" w:cs="Times New Roman"/>
          <w:sz w:val="28"/>
          <w:szCs w:val="28"/>
        </w:rPr>
        <w:t xml:space="preserve">но эти приложения не являются десктопными, что слегка затрудняет процесс поиска и получения информации. В приложении </w:t>
      </w:r>
      <w:r w:rsidR="00647796"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="00647796" w:rsidRPr="00647796">
        <w:rPr>
          <w:rFonts w:ascii="Times New Roman" w:hAnsi="Times New Roman" w:cs="Times New Roman"/>
          <w:sz w:val="28"/>
          <w:szCs w:val="28"/>
        </w:rPr>
        <w:t xml:space="preserve"> </w:t>
      </w:r>
      <w:r w:rsidR="00647796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647796">
        <w:rPr>
          <w:rFonts w:ascii="Times New Roman" w:hAnsi="Times New Roman" w:cs="Times New Roman"/>
          <w:sz w:val="28"/>
          <w:szCs w:val="28"/>
        </w:rPr>
        <w:t xml:space="preserve"> будет предоставляться только необходимая информация такая как: название фильма, дата премьеры, рейтинг, обложка. И вся эта информация будет в шаговой доступности.</w:t>
      </w:r>
    </w:p>
    <w:p w14:paraId="686D437A" w14:textId="77777777" w:rsidR="00DC7F29" w:rsidRDefault="00DC7F29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7F29">
        <w:rPr>
          <w:rFonts w:ascii="Times New Roman" w:hAnsi="Times New Roman" w:cs="Times New Roman"/>
          <w:b/>
          <w:sz w:val="28"/>
          <w:szCs w:val="28"/>
        </w:rPr>
        <w:t>2.1.1 Интерфейс пользователя</w:t>
      </w:r>
    </w:p>
    <w:p w14:paraId="42C292DC" w14:textId="61842DA6" w:rsidR="00DC7F29" w:rsidRDefault="00DC7F29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содержит в себе одно окно</w:t>
      </w:r>
      <w:r w:rsidR="00690D27">
        <w:rPr>
          <w:rFonts w:ascii="Times New Roman" w:hAnsi="Times New Roman" w:cs="Times New Roman"/>
          <w:sz w:val="28"/>
          <w:szCs w:val="28"/>
        </w:rPr>
        <w:t>, в котором имеется строка, для поиска конкретного фильма. Жанр фильма можно выбрать в выпадающем списке. В окне будет предоставлена краткая информация о фильме: название фильма, дата премьеры, рейтинг, обложка</w:t>
      </w:r>
      <w:r w:rsidR="00E17DD0">
        <w:rPr>
          <w:rFonts w:ascii="Times New Roman" w:hAnsi="Times New Roman" w:cs="Times New Roman"/>
          <w:sz w:val="28"/>
          <w:szCs w:val="28"/>
        </w:rPr>
        <w:t>, краткая рецензия</w:t>
      </w:r>
      <w:r w:rsidR="00690D27">
        <w:rPr>
          <w:rFonts w:ascii="Times New Roman" w:hAnsi="Times New Roman" w:cs="Times New Roman"/>
          <w:sz w:val="28"/>
          <w:szCs w:val="28"/>
        </w:rPr>
        <w:t>.</w:t>
      </w:r>
    </w:p>
    <w:p w14:paraId="46E7D390" w14:textId="77777777" w:rsidR="009544E2" w:rsidRDefault="009544E2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0AA7">
        <w:rPr>
          <w:rFonts w:ascii="Times New Roman" w:hAnsi="Times New Roman" w:cs="Times New Roman"/>
          <w:b/>
          <w:sz w:val="28"/>
          <w:szCs w:val="28"/>
        </w:rPr>
        <w:t>2.1.2 Коммуникативные интерфейсы</w:t>
      </w:r>
    </w:p>
    <w:p w14:paraId="46AC16F3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функционирования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140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необходим доступ в интернет.</w:t>
      </w:r>
    </w:p>
    <w:p w14:paraId="52F947BC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0AA7">
        <w:rPr>
          <w:rFonts w:ascii="Times New Roman" w:hAnsi="Times New Roman" w:cs="Times New Roman"/>
          <w:b/>
          <w:sz w:val="28"/>
          <w:szCs w:val="28"/>
        </w:rPr>
        <w:t>2.1.3 Ограничение на объем используемой памяти</w:t>
      </w:r>
    </w:p>
    <w:p w14:paraId="4041E0DF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140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140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 использовать не более 1ГБ памяти.</w:t>
      </w:r>
    </w:p>
    <w:p w14:paraId="3A5CA23B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40AA7">
        <w:rPr>
          <w:rFonts w:ascii="Times New Roman" w:hAnsi="Times New Roman" w:cs="Times New Roman"/>
          <w:b/>
          <w:sz w:val="32"/>
          <w:szCs w:val="32"/>
        </w:rPr>
        <w:t>2.2 Функции приложения</w:t>
      </w:r>
    </w:p>
    <w:p w14:paraId="0EC87566" w14:textId="77777777" w:rsidR="00140AA7" w:rsidRPr="00140AA7" w:rsidRDefault="00140AA7" w:rsidP="00140AA7">
      <w:pPr>
        <w:pStyle w:val="a3"/>
        <w:numPr>
          <w:ilvl w:val="0"/>
          <w:numId w:val="2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40AA7">
        <w:rPr>
          <w:rFonts w:ascii="Times New Roman" w:hAnsi="Times New Roman" w:cs="Times New Roman"/>
          <w:sz w:val="28"/>
          <w:szCs w:val="28"/>
        </w:rPr>
        <w:t>Поиск фильма по названию</w:t>
      </w:r>
    </w:p>
    <w:p w14:paraId="3B4C73DE" w14:textId="77777777" w:rsidR="00140AA7" w:rsidRPr="00140AA7" w:rsidRDefault="00140AA7" w:rsidP="00140AA7">
      <w:pPr>
        <w:pStyle w:val="a3"/>
        <w:numPr>
          <w:ilvl w:val="0"/>
          <w:numId w:val="2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40AA7">
        <w:rPr>
          <w:rFonts w:ascii="Times New Roman" w:hAnsi="Times New Roman" w:cs="Times New Roman"/>
          <w:sz w:val="28"/>
          <w:szCs w:val="28"/>
        </w:rPr>
        <w:t>Поиск фильма по жанру</w:t>
      </w:r>
    </w:p>
    <w:p w14:paraId="7F05CCC2" w14:textId="77777777" w:rsidR="00140AA7" w:rsidRDefault="00140AA7" w:rsidP="00140AA7">
      <w:pPr>
        <w:pStyle w:val="a3"/>
        <w:numPr>
          <w:ilvl w:val="0"/>
          <w:numId w:val="2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40AA7">
        <w:rPr>
          <w:rFonts w:ascii="Times New Roman" w:hAnsi="Times New Roman" w:cs="Times New Roman"/>
          <w:sz w:val="28"/>
          <w:szCs w:val="28"/>
        </w:rPr>
        <w:t>Просмотр информации о найденном фильме (фильмах).</w:t>
      </w:r>
    </w:p>
    <w:p w14:paraId="1C8D28C3" w14:textId="77777777" w:rsidR="00140AA7" w:rsidRPr="00140AA7" w:rsidRDefault="00140AA7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32"/>
          <w:szCs w:val="32"/>
        </w:rPr>
      </w:pPr>
      <w:r w:rsidRPr="00140AA7"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.3 Характеристики пользователей</w:t>
      </w:r>
    </w:p>
    <w:p w14:paraId="6E618519" w14:textId="09ADE920" w:rsidR="00140AA7" w:rsidRDefault="00140AA7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E3E">
        <w:rPr>
          <w:rFonts w:ascii="Times New Roman" w:hAnsi="Times New Roman" w:cs="Times New Roman"/>
          <w:sz w:val="28"/>
          <w:szCs w:val="28"/>
        </w:rPr>
        <w:t>Использова</w:t>
      </w:r>
      <w:r w:rsidR="0011154C">
        <w:rPr>
          <w:rFonts w:ascii="Times New Roman" w:hAnsi="Times New Roman" w:cs="Times New Roman"/>
          <w:sz w:val="28"/>
          <w:szCs w:val="28"/>
        </w:rPr>
        <w:t>ние данного продукта не требует</w:t>
      </w:r>
      <w:r w:rsidRPr="00F93E3E">
        <w:rPr>
          <w:rFonts w:ascii="Times New Roman" w:hAnsi="Times New Roman" w:cs="Times New Roman"/>
          <w:sz w:val="28"/>
          <w:szCs w:val="28"/>
        </w:rPr>
        <w:t xml:space="preserve"> каких-либо профессиональных навыков.</w:t>
      </w:r>
      <w:r w:rsidR="00F93E3E" w:rsidRPr="00F93E3E">
        <w:rPr>
          <w:rFonts w:ascii="Times New Roman" w:hAnsi="Times New Roman" w:cs="Times New Roman"/>
          <w:sz w:val="28"/>
          <w:szCs w:val="28"/>
        </w:rPr>
        <w:t xml:space="preserve"> Пользователю достаточно умет</w:t>
      </w:r>
      <w:r w:rsidRPr="00F93E3E">
        <w:rPr>
          <w:rFonts w:ascii="Times New Roman" w:hAnsi="Times New Roman" w:cs="Times New Roman"/>
          <w:sz w:val="28"/>
          <w:szCs w:val="28"/>
        </w:rPr>
        <w:t>ь запускать приложение</w:t>
      </w:r>
      <w:r w:rsidR="00F93E3E" w:rsidRPr="00F93E3E">
        <w:rPr>
          <w:rFonts w:ascii="Times New Roman" w:hAnsi="Times New Roman" w:cs="Times New Roman"/>
          <w:sz w:val="28"/>
          <w:szCs w:val="28"/>
        </w:rPr>
        <w:t xml:space="preserve"> и пользоваться клавиатурой для ввода текста</w:t>
      </w:r>
      <w:r w:rsidR="00F93E3E">
        <w:rPr>
          <w:rFonts w:ascii="Times New Roman" w:hAnsi="Times New Roman" w:cs="Times New Roman"/>
          <w:sz w:val="28"/>
          <w:szCs w:val="28"/>
        </w:rPr>
        <w:t>.</w:t>
      </w:r>
    </w:p>
    <w:p w14:paraId="2E82B658" w14:textId="1CDF8109" w:rsidR="00F93E3E" w:rsidRDefault="00F93E3E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3E3E">
        <w:rPr>
          <w:rFonts w:ascii="Times New Roman" w:hAnsi="Times New Roman" w:cs="Times New Roman"/>
          <w:b/>
          <w:sz w:val="32"/>
          <w:szCs w:val="32"/>
        </w:rPr>
        <w:t>2.</w:t>
      </w:r>
      <w:r w:rsidR="00DE5E85">
        <w:rPr>
          <w:rFonts w:ascii="Times New Roman" w:hAnsi="Times New Roman" w:cs="Times New Roman"/>
          <w:b/>
          <w:sz w:val="32"/>
          <w:szCs w:val="32"/>
        </w:rPr>
        <w:t>4</w:t>
      </w:r>
      <w:r w:rsidRPr="00F93E3E">
        <w:rPr>
          <w:rFonts w:ascii="Times New Roman" w:hAnsi="Times New Roman" w:cs="Times New Roman"/>
          <w:b/>
          <w:sz w:val="32"/>
          <w:szCs w:val="32"/>
        </w:rPr>
        <w:t xml:space="preserve"> Предположения и зависимости</w:t>
      </w:r>
    </w:p>
    <w:p w14:paraId="1F214B72" w14:textId="77777777" w:rsidR="00F93E3E" w:rsidRDefault="00F93E3E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приложение будет функционировать на таких операционных системах как: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93E3E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58057E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D78BA3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14D664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17C91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6"/>
          <w:szCs w:val="36"/>
        </w:rPr>
      </w:pPr>
      <w:r w:rsidRPr="00A50E04">
        <w:rPr>
          <w:rFonts w:ascii="Times New Roman" w:hAnsi="Times New Roman" w:cs="Times New Roman"/>
          <w:b/>
          <w:sz w:val="36"/>
          <w:szCs w:val="36"/>
        </w:rPr>
        <w:t>3. Полные требования</w:t>
      </w:r>
    </w:p>
    <w:p w14:paraId="18C49009" w14:textId="77777777" w:rsidR="00271F2D" w:rsidRPr="00271F2D" w:rsidRDefault="00271F2D" w:rsidP="00271F2D">
      <w:pPr>
        <w:pStyle w:val="2"/>
        <w:ind w:left="142"/>
        <w:rPr>
          <w:rFonts w:eastAsiaTheme="minorHAnsi" w:cs="Times New Roman"/>
          <w:bCs w:val="0"/>
          <w:sz w:val="32"/>
          <w:szCs w:val="32"/>
          <w:lang w:val="ru-RU"/>
        </w:rPr>
      </w:pPr>
      <w:r w:rsidRPr="00271F2D">
        <w:rPr>
          <w:rFonts w:eastAsiaTheme="minorHAnsi" w:cs="Times New Roman"/>
          <w:bCs w:val="0"/>
          <w:sz w:val="32"/>
          <w:szCs w:val="32"/>
          <w:lang w:val="ru-RU"/>
        </w:rPr>
        <w:t>3.1 Интерфейс ПС</w:t>
      </w:r>
    </w:p>
    <w:p w14:paraId="47D65614" w14:textId="7D72B651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3"/>
      <w:r>
        <w:rPr>
          <w:rFonts w:ascii="Times New Roman" w:hAnsi="Times New Roman" w:cs="Times New Roman"/>
          <w:sz w:val="28"/>
          <w:szCs w:val="28"/>
        </w:rPr>
        <w:t>Приложение взаимодействует с пользователем посредством графического интерфейса</w:t>
      </w:r>
      <w:r w:rsidR="008B3032">
        <w:rPr>
          <w:rFonts w:ascii="Times New Roman" w:hAnsi="Times New Roman" w:cs="Times New Roman"/>
          <w:sz w:val="28"/>
          <w:szCs w:val="28"/>
        </w:rPr>
        <w:t xml:space="preserve"> (Рисунок 1)</w:t>
      </w:r>
      <w:r>
        <w:rPr>
          <w:rFonts w:ascii="Times New Roman" w:hAnsi="Times New Roman" w:cs="Times New Roman"/>
          <w:sz w:val="28"/>
          <w:szCs w:val="28"/>
        </w:rPr>
        <w:t>.</w:t>
      </w:r>
      <w:commentRangeEnd w:id="3"/>
      <w:r w:rsidR="00050EC2">
        <w:rPr>
          <w:rStyle w:val="a8"/>
        </w:rPr>
        <w:commentReference w:id="3"/>
      </w:r>
      <w:r w:rsidR="00A779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2EB6AE" w14:textId="2ADD35EF" w:rsidR="00A779AD" w:rsidRDefault="00A779AD" w:rsidP="00A779AD">
      <w:pPr>
        <w:pStyle w:val="a3"/>
        <w:tabs>
          <w:tab w:val="left" w:pos="6750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706CF7" wp14:editId="43C655FA">
            <wp:extent cx="5105400" cy="4562475"/>
            <wp:effectExtent l="0" t="0" r="0" b="9525"/>
            <wp:docPr id="1" name="Рисунок 1" descr="C:\Users\Владислав\Google Диск\Film Base\Спецификация\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ладислав\Google Диск\Film Base\Спецификация\Windo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CAB3" w14:textId="1AC42C3B" w:rsidR="00A779AD" w:rsidRDefault="00A779AD" w:rsidP="00A779AD">
      <w:pPr>
        <w:pStyle w:val="a3"/>
        <w:tabs>
          <w:tab w:val="left" w:pos="6750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Окно приложения.</w:t>
      </w:r>
    </w:p>
    <w:p w14:paraId="6E20820A" w14:textId="55DA256B" w:rsidR="00A00D4B" w:rsidRPr="00E61216" w:rsidRDefault="00AE2D26" w:rsidP="00E6121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наименования элементов окна приложения</w:t>
      </w:r>
      <w:r w:rsidR="00492352">
        <w:rPr>
          <w:rFonts w:ascii="Times New Roman" w:hAnsi="Times New Roman" w:cs="Times New Roman"/>
          <w:sz w:val="28"/>
          <w:szCs w:val="28"/>
        </w:rPr>
        <w:t>, а также их назначения.</w:t>
      </w:r>
    </w:p>
    <w:tbl>
      <w:tblPr>
        <w:tblStyle w:val="af"/>
        <w:tblW w:w="0" w:type="auto"/>
        <w:tblInd w:w="284" w:type="dxa"/>
        <w:tblLook w:val="04A0" w:firstRow="1" w:lastRow="0" w:firstColumn="1" w:lastColumn="0" w:noHBand="0" w:noVBand="1"/>
      </w:tblPr>
      <w:tblGrid>
        <w:gridCol w:w="3089"/>
        <w:gridCol w:w="3090"/>
        <w:gridCol w:w="3108"/>
      </w:tblGrid>
      <w:tr w:rsidR="001E369A" w14:paraId="675815CF" w14:textId="77777777" w:rsidTr="001E369A">
        <w:tc>
          <w:tcPr>
            <w:tcW w:w="3089" w:type="dxa"/>
          </w:tcPr>
          <w:p w14:paraId="29B13904" w14:textId="2D47CA66" w:rsidR="003B311E" w:rsidRDefault="003B311E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элемента</w:t>
            </w:r>
          </w:p>
        </w:tc>
        <w:tc>
          <w:tcPr>
            <w:tcW w:w="3090" w:type="dxa"/>
          </w:tcPr>
          <w:p w14:paraId="0EE51304" w14:textId="362C7503" w:rsidR="003B311E" w:rsidRDefault="003B311E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3108" w:type="dxa"/>
          </w:tcPr>
          <w:p w14:paraId="05173BA7" w14:textId="6291B247" w:rsidR="003B311E" w:rsidRDefault="003B311E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 элемента</w:t>
            </w:r>
          </w:p>
        </w:tc>
      </w:tr>
      <w:tr w:rsidR="001E369A" w14:paraId="78E2BBB3" w14:textId="77777777" w:rsidTr="001E369A">
        <w:tc>
          <w:tcPr>
            <w:tcW w:w="3089" w:type="dxa"/>
          </w:tcPr>
          <w:p w14:paraId="3949A37B" w14:textId="02818DC8" w:rsidR="003B311E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90" w:type="dxa"/>
          </w:tcPr>
          <w:p w14:paraId="59117422" w14:textId="7A4C0D7D" w:rsidR="003B311E" w:rsidRDefault="002656BB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поиска</w:t>
            </w:r>
          </w:p>
        </w:tc>
        <w:tc>
          <w:tcPr>
            <w:tcW w:w="3108" w:type="dxa"/>
          </w:tcPr>
          <w:p w14:paraId="0DA11D03" w14:textId="62320B9D" w:rsidR="003B311E" w:rsidRDefault="00655E0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Вводится название фильма</w:t>
            </w:r>
          </w:p>
        </w:tc>
      </w:tr>
      <w:tr w:rsidR="001E369A" w14:paraId="3996F5E0" w14:textId="77777777" w:rsidTr="001E369A">
        <w:tc>
          <w:tcPr>
            <w:tcW w:w="3089" w:type="dxa"/>
          </w:tcPr>
          <w:p w14:paraId="6BC29D1E" w14:textId="426B49E6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90" w:type="dxa"/>
          </w:tcPr>
          <w:p w14:paraId="24126EDA" w14:textId="52AE7CDB" w:rsidR="001E369A" w:rsidRDefault="002656BB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3108" w:type="dxa"/>
          </w:tcPr>
          <w:p w14:paraId="72336AD9" w14:textId="34F462DF" w:rsidR="001E369A" w:rsidRDefault="00655E0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нажатию кнопки выполняется поиск необходимого фильма</w:t>
            </w:r>
          </w:p>
        </w:tc>
      </w:tr>
      <w:tr w:rsidR="001E369A" w14:paraId="63F1257E" w14:textId="77777777" w:rsidTr="001E369A">
        <w:tc>
          <w:tcPr>
            <w:tcW w:w="3089" w:type="dxa"/>
          </w:tcPr>
          <w:p w14:paraId="666F9D7D" w14:textId="28FEE65B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90" w:type="dxa"/>
          </w:tcPr>
          <w:p w14:paraId="62F9B28E" w14:textId="0AF8AE8F" w:rsidR="001E369A" w:rsidRDefault="002656BB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3108" w:type="dxa"/>
          </w:tcPr>
          <w:p w14:paraId="2043CBE0" w14:textId="493250F4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жанра фильма</w:t>
            </w:r>
          </w:p>
        </w:tc>
      </w:tr>
      <w:tr w:rsidR="001E369A" w14:paraId="2D0A1EDC" w14:textId="77777777" w:rsidTr="001E369A">
        <w:tc>
          <w:tcPr>
            <w:tcW w:w="3089" w:type="dxa"/>
          </w:tcPr>
          <w:p w14:paraId="72A4F95C" w14:textId="55D7F6D1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90" w:type="dxa"/>
          </w:tcPr>
          <w:p w14:paraId="3DFF2440" w14:textId="13E3BBD5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3108" w:type="dxa"/>
          </w:tcPr>
          <w:p w14:paraId="001E7F66" w14:textId="2A586E7E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Обложка фильма</w:t>
            </w:r>
          </w:p>
        </w:tc>
      </w:tr>
      <w:tr w:rsidR="001E369A" w14:paraId="6E0C6128" w14:textId="77777777" w:rsidTr="001E369A">
        <w:tc>
          <w:tcPr>
            <w:tcW w:w="3089" w:type="dxa"/>
          </w:tcPr>
          <w:p w14:paraId="7F6B9E74" w14:textId="59248DE2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90" w:type="dxa"/>
          </w:tcPr>
          <w:p w14:paraId="5EAAB456" w14:textId="22A99E0B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3108" w:type="dxa"/>
          </w:tcPr>
          <w:p w14:paraId="55D52C2B" w14:textId="1D93A70D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фильма</w:t>
            </w:r>
          </w:p>
        </w:tc>
      </w:tr>
      <w:tr w:rsidR="001E369A" w14:paraId="03CF1E22" w14:textId="77777777" w:rsidTr="001E369A">
        <w:tc>
          <w:tcPr>
            <w:tcW w:w="3089" w:type="dxa"/>
          </w:tcPr>
          <w:p w14:paraId="3F62ECF4" w14:textId="6A640EC3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90" w:type="dxa"/>
          </w:tcPr>
          <w:p w14:paraId="512918FE" w14:textId="6020C04B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3108" w:type="dxa"/>
          </w:tcPr>
          <w:p w14:paraId="30B0A5A3" w14:textId="447C57F1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премьеры фильма</w:t>
            </w:r>
          </w:p>
        </w:tc>
      </w:tr>
      <w:tr w:rsidR="001E369A" w14:paraId="4C2463BC" w14:textId="77777777" w:rsidTr="001E369A">
        <w:tc>
          <w:tcPr>
            <w:tcW w:w="3089" w:type="dxa"/>
          </w:tcPr>
          <w:p w14:paraId="0D87E75E" w14:textId="1B972BC1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90" w:type="dxa"/>
          </w:tcPr>
          <w:p w14:paraId="31C3B526" w14:textId="637DF534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3108" w:type="dxa"/>
          </w:tcPr>
          <w:p w14:paraId="3C094EE4" w14:textId="7146978F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режиссера фильма</w:t>
            </w:r>
          </w:p>
        </w:tc>
      </w:tr>
      <w:tr w:rsidR="001E369A" w14:paraId="0E8D40FD" w14:textId="77777777" w:rsidTr="001E369A">
        <w:tc>
          <w:tcPr>
            <w:tcW w:w="3089" w:type="dxa"/>
          </w:tcPr>
          <w:p w14:paraId="0DFA2725" w14:textId="11764795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90" w:type="dxa"/>
          </w:tcPr>
          <w:p w14:paraId="50BC7528" w14:textId="7234C4AC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 список</w:t>
            </w:r>
          </w:p>
        </w:tc>
        <w:tc>
          <w:tcPr>
            <w:tcW w:w="3108" w:type="dxa"/>
          </w:tcPr>
          <w:p w14:paraId="68E75AA4" w14:textId="1972D0C7" w:rsidR="001E369A" w:rsidRDefault="00506A6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актеров (главная роль)</w:t>
            </w:r>
          </w:p>
        </w:tc>
      </w:tr>
      <w:tr w:rsidR="001E369A" w14:paraId="10A3D0BE" w14:textId="77777777" w:rsidTr="001E369A">
        <w:tc>
          <w:tcPr>
            <w:tcW w:w="3089" w:type="dxa"/>
          </w:tcPr>
          <w:p w14:paraId="1514546D" w14:textId="01A4E903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90" w:type="dxa"/>
          </w:tcPr>
          <w:p w14:paraId="47F7A25A" w14:textId="6D69F331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3108" w:type="dxa"/>
          </w:tcPr>
          <w:p w14:paraId="021C3EDA" w14:textId="64C028B9" w:rsidR="001E369A" w:rsidRDefault="00506A6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нажатию кнопки отображается рецензия к фильму</w:t>
            </w:r>
          </w:p>
        </w:tc>
      </w:tr>
      <w:tr w:rsidR="001E369A" w14:paraId="2C292B49" w14:textId="77777777" w:rsidTr="001E369A">
        <w:tc>
          <w:tcPr>
            <w:tcW w:w="3089" w:type="dxa"/>
          </w:tcPr>
          <w:p w14:paraId="683B7989" w14:textId="2E8BCF50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90" w:type="dxa"/>
          </w:tcPr>
          <w:p w14:paraId="4CB278ED" w14:textId="77D5DAA6" w:rsidR="001E369A" w:rsidRDefault="00655E0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3108" w:type="dxa"/>
          </w:tcPr>
          <w:p w14:paraId="75D5F51C" w14:textId="2BB8DDC4" w:rsidR="001E369A" w:rsidRDefault="00506A6A" w:rsidP="00A00D4B">
            <w:pPr>
              <w:tabs>
                <w:tab w:val="left" w:pos="675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950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Предоставляет информацию о рейтинге фильма (по мнению </w:t>
            </w:r>
            <w:hyperlink r:id="rId11" w:history="1">
              <w:r w:rsidRPr="00FD0950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www.themoviedb.org</w:t>
              </w:r>
            </w:hyperlink>
            <w:r w:rsidR="00FD0950" w:rsidRPr="00FD0950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AE73785" w14:textId="2CE14B31" w:rsidR="00506A6A" w:rsidRDefault="00E61216" w:rsidP="00E51823">
      <w:pPr>
        <w:pStyle w:val="a3"/>
        <w:tabs>
          <w:tab w:val="left" w:pos="6750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E51823">
        <w:rPr>
          <w:rFonts w:ascii="Times New Roman" w:hAnsi="Times New Roman" w:cs="Times New Roman"/>
          <w:sz w:val="28"/>
          <w:szCs w:val="28"/>
        </w:rPr>
        <w:t xml:space="preserve"> Элементы окна приложения</w:t>
      </w:r>
    </w:p>
    <w:p w14:paraId="16A29193" w14:textId="77777777" w:rsidR="00271F2D" w:rsidRDefault="00271F2D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Входные данные: </w:t>
      </w:r>
    </w:p>
    <w:p w14:paraId="75B76148" w14:textId="77777777" w:rsidR="00271F2D" w:rsidRDefault="00271F2D" w:rsidP="00271F2D">
      <w:pPr>
        <w:pStyle w:val="a3"/>
        <w:numPr>
          <w:ilvl w:val="0"/>
          <w:numId w:val="3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фильма</w:t>
      </w:r>
    </w:p>
    <w:p w14:paraId="171BFFCB" w14:textId="77777777" w:rsidR="00271F2D" w:rsidRDefault="00271F2D" w:rsidP="00271F2D">
      <w:pPr>
        <w:pStyle w:val="a3"/>
        <w:numPr>
          <w:ilvl w:val="0"/>
          <w:numId w:val="3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Жанр фильма</w:t>
      </w:r>
    </w:p>
    <w:p w14:paraId="530529D2" w14:textId="77777777" w:rsidR="00532197" w:rsidRDefault="00532197" w:rsidP="00532197">
      <w:pPr>
        <w:pStyle w:val="a3"/>
        <w:numPr>
          <w:ilvl w:val="0"/>
          <w:numId w:val="3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commentRangeStart w:id="4"/>
      <w:r>
        <w:rPr>
          <w:rFonts w:ascii="Times New Roman" w:hAnsi="Times New Roman" w:cs="Times New Roman"/>
          <w:sz w:val="28"/>
          <w:szCs w:val="28"/>
        </w:rPr>
        <w:t xml:space="preserve">Информация о фильмах берется с ресурса </w:t>
      </w:r>
      <w:hyperlink r:id="rId12" w:history="1">
        <w:r w:rsidRPr="001F3569">
          <w:rPr>
            <w:rStyle w:val="a7"/>
            <w:rFonts w:ascii="Times New Roman" w:hAnsi="Times New Roman" w:cs="Times New Roman"/>
            <w:sz w:val="28"/>
            <w:szCs w:val="28"/>
          </w:rPr>
          <w:t>www.themoviedb.org</w:t>
        </w:r>
      </w:hyperlink>
      <w:commentRangeEnd w:id="4"/>
      <w:r>
        <w:rPr>
          <w:rStyle w:val="a8"/>
        </w:rPr>
        <w:commentReference w:id="4"/>
      </w:r>
    </w:p>
    <w:p w14:paraId="2830D34F" w14:textId="77777777" w:rsidR="00271F2D" w:rsidRDefault="00271F2D" w:rsidP="00271F2D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742738E4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фильма</w:t>
      </w:r>
    </w:p>
    <w:p w14:paraId="1FBE6FB4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Жанр фильма</w:t>
      </w:r>
    </w:p>
    <w:p w14:paraId="67CFFD04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премьеры</w:t>
      </w:r>
    </w:p>
    <w:p w14:paraId="312A7E3C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Обложка фильма</w:t>
      </w:r>
    </w:p>
    <w:p w14:paraId="2BC8C33C" w14:textId="77777777" w:rsidR="00271F2D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F669C">
        <w:rPr>
          <w:rFonts w:ascii="Times New Roman" w:hAnsi="Times New Roman" w:cs="Times New Roman"/>
          <w:b/>
          <w:sz w:val="32"/>
          <w:szCs w:val="32"/>
        </w:rPr>
        <w:t xml:space="preserve">3.2 Функции </w:t>
      </w:r>
    </w:p>
    <w:p w14:paraId="4FF68CEB" w14:textId="77777777" w:rsidR="000F669C" w:rsidRPr="000F669C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69C">
        <w:rPr>
          <w:rFonts w:ascii="Times New Roman" w:hAnsi="Times New Roman" w:cs="Times New Roman"/>
          <w:sz w:val="28"/>
          <w:szCs w:val="28"/>
        </w:rPr>
        <w:t>1.Выбор название фильма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88EF15" w14:textId="77777777" w:rsidR="000F669C" w:rsidRPr="000F669C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69C">
        <w:rPr>
          <w:rFonts w:ascii="Times New Roman" w:hAnsi="Times New Roman" w:cs="Times New Roman"/>
          <w:sz w:val="28"/>
          <w:szCs w:val="28"/>
        </w:rPr>
        <w:t>2.Выбор жанра фильма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48DF0E" w14:textId="77777777" w:rsidR="000F669C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69C">
        <w:rPr>
          <w:rFonts w:ascii="Times New Roman" w:hAnsi="Times New Roman" w:cs="Times New Roman"/>
          <w:sz w:val="28"/>
          <w:szCs w:val="28"/>
        </w:rPr>
        <w:t>3.Вывод информации о фильме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A20189" w14:textId="77777777" w:rsidR="000F669C" w:rsidRDefault="00C965F7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965F7">
        <w:rPr>
          <w:rFonts w:ascii="Times New Roman" w:hAnsi="Times New Roman" w:cs="Times New Roman"/>
          <w:b/>
          <w:sz w:val="32"/>
          <w:szCs w:val="32"/>
        </w:rPr>
        <w:t>3.3 Производительность</w:t>
      </w:r>
    </w:p>
    <w:p w14:paraId="7021E2B9" w14:textId="77777777" w:rsidR="00C965F7" w:rsidRDefault="00C965F7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5F7">
        <w:rPr>
          <w:rFonts w:ascii="Times New Roman" w:hAnsi="Times New Roman" w:cs="Times New Roman"/>
          <w:sz w:val="28"/>
          <w:szCs w:val="28"/>
        </w:rPr>
        <w:t>На запуск данного приложения отводится не более 15-20 секунд. Дальнейшее функционирование приложения, то есть поиск и вывод информации о фильме зависит от скорости интернет соединения.</w:t>
      </w:r>
    </w:p>
    <w:p w14:paraId="5F03BA02" w14:textId="77777777" w:rsidR="00C965F7" w:rsidRDefault="00C965F7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965F7">
        <w:rPr>
          <w:rFonts w:ascii="Times New Roman" w:hAnsi="Times New Roman" w:cs="Times New Roman"/>
          <w:b/>
          <w:sz w:val="32"/>
          <w:szCs w:val="32"/>
        </w:rPr>
        <w:t>3.4 Качество продукта</w:t>
      </w:r>
    </w:p>
    <w:p w14:paraId="2D03C0A9" w14:textId="77777777" w:rsidR="00C965F7" w:rsidRPr="00C965F7" w:rsidRDefault="00C965F7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5F7">
        <w:rPr>
          <w:rFonts w:ascii="Times New Roman" w:hAnsi="Times New Roman" w:cs="Times New Roman"/>
          <w:b/>
          <w:sz w:val="28"/>
          <w:szCs w:val="28"/>
        </w:rPr>
        <w:t>3.4.1 Надёжность</w:t>
      </w:r>
    </w:p>
    <w:p w14:paraId="2448A334" w14:textId="77777777" w:rsidR="006A5D34" w:rsidRDefault="00C965F7" w:rsidP="00C965F7">
      <w:pPr>
        <w:pStyle w:val="a3"/>
        <w:tabs>
          <w:tab w:val="left" w:pos="6750"/>
        </w:tabs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commentRangeStart w:id="5"/>
      <w:r>
        <w:rPr>
          <w:rFonts w:ascii="Times New Roman" w:hAnsi="Times New Roman" w:cs="Times New Roman"/>
          <w:sz w:val="28"/>
          <w:szCs w:val="28"/>
        </w:rPr>
        <w:t>Приложение должно</w:t>
      </w:r>
      <w:r w:rsidRPr="00C965F7">
        <w:rPr>
          <w:rFonts w:ascii="Times New Roman" w:hAnsi="Times New Roman" w:cs="Times New Roman"/>
          <w:sz w:val="28"/>
          <w:szCs w:val="28"/>
        </w:rPr>
        <w:t xml:space="preserve"> работать одинаково стабильно на операционных системах Windows 7 и выше, а также на ОС Linux</w:t>
      </w:r>
      <w:r w:rsidR="00792FD4" w:rsidRPr="00792FD4">
        <w:rPr>
          <w:rFonts w:ascii="Times New Roman" w:hAnsi="Times New Roman" w:cs="Times New Roman"/>
          <w:sz w:val="28"/>
          <w:szCs w:val="28"/>
        </w:rPr>
        <w:t>:</w:t>
      </w:r>
    </w:p>
    <w:p w14:paraId="0402D662" w14:textId="768A6A0A" w:rsidR="00C965F7" w:rsidRDefault="00792FD4" w:rsidP="006A5D34">
      <w:pPr>
        <w:pStyle w:val="a3"/>
        <w:numPr>
          <w:ilvl w:val="0"/>
          <w:numId w:val="5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получения информации о фильме не должно превышать 5 секунд (при скорости Интернет-соединения</w:t>
      </w:r>
      <w:r w:rsidR="006A5D34">
        <w:rPr>
          <w:rFonts w:ascii="Times New Roman" w:hAnsi="Times New Roman" w:cs="Times New Roman"/>
          <w:sz w:val="28"/>
          <w:szCs w:val="28"/>
        </w:rPr>
        <w:t xml:space="preserve"> не менее 512 Кб/с)</w:t>
      </w:r>
      <w:r w:rsidR="00C965F7" w:rsidRPr="00C965F7">
        <w:rPr>
          <w:rFonts w:ascii="Times New Roman" w:hAnsi="Times New Roman" w:cs="Times New Roman"/>
          <w:sz w:val="28"/>
          <w:szCs w:val="28"/>
        </w:rPr>
        <w:t>.</w:t>
      </w:r>
    </w:p>
    <w:p w14:paraId="371306C8" w14:textId="2A9BFDB2" w:rsidR="006A5D34" w:rsidRDefault="009C65DF" w:rsidP="006A5D34">
      <w:pPr>
        <w:pStyle w:val="a3"/>
        <w:numPr>
          <w:ilvl w:val="0"/>
          <w:numId w:val="5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10708">
        <w:rPr>
          <w:rFonts w:ascii="Times New Roman" w:hAnsi="Times New Roman" w:cs="Times New Roman"/>
          <w:sz w:val="28"/>
          <w:szCs w:val="28"/>
        </w:rPr>
        <w:t>е допускается зависание программы при сворачивании и разв</w:t>
      </w:r>
      <w:r>
        <w:rPr>
          <w:rFonts w:ascii="Times New Roman" w:hAnsi="Times New Roman" w:cs="Times New Roman"/>
          <w:sz w:val="28"/>
          <w:szCs w:val="28"/>
        </w:rPr>
        <w:t xml:space="preserve">орачивании окна приложения, а также при ожидании ответа </w:t>
      </w:r>
      <w:r w:rsidR="00FC5582">
        <w:rPr>
          <w:rFonts w:ascii="Times New Roman" w:hAnsi="Times New Roman" w:cs="Times New Roman"/>
          <w:sz w:val="28"/>
          <w:szCs w:val="28"/>
        </w:rPr>
        <w:t>сервера</w:t>
      </w:r>
      <w:r w:rsidR="009A09F8">
        <w:rPr>
          <w:rFonts w:ascii="Times New Roman" w:hAnsi="Times New Roman" w:cs="Times New Roman"/>
          <w:sz w:val="28"/>
          <w:szCs w:val="28"/>
        </w:rPr>
        <w:t xml:space="preserve"> на запрос получения информации о выбранном фильме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E72FE9" w14:textId="32DC521B" w:rsidR="00C965F7" w:rsidRDefault="00C965F7" w:rsidP="00C965F7">
      <w:pPr>
        <w:pStyle w:val="a3"/>
        <w:tabs>
          <w:tab w:val="left" w:pos="6750"/>
        </w:tabs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Приложение</w:t>
      </w:r>
      <w:r w:rsidR="00D938A1">
        <w:rPr>
          <w:rFonts w:ascii="Times New Roman" w:hAnsi="Times New Roman" w:cs="Times New Roman"/>
          <w:sz w:val="28"/>
          <w:szCs w:val="28"/>
        </w:rPr>
        <w:t xml:space="preserve"> должно </w:t>
      </w:r>
      <w:r w:rsidR="00563DA5">
        <w:rPr>
          <w:rFonts w:ascii="Times New Roman" w:hAnsi="Times New Roman" w:cs="Times New Roman"/>
          <w:sz w:val="28"/>
          <w:szCs w:val="28"/>
        </w:rPr>
        <w:t>брать</w:t>
      </w:r>
      <w:r w:rsidR="00D938A1">
        <w:rPr>
          <w:rFonts w:ascii="Times New Roman" w:hAnsi="Times New Roman" w:cs="Times New Roman"/>
          <w:sz w:val="28"/>
          <w:szCs w:val="28"/>
        </w:rPr>
        <w:t xml:space="preserve"> </w:t>
      </w:r>
      <w:r w:rsidR="005E482E">
        <w:rPr>
          <w:rFonts w:ascii="Times New Roman" w:hAnsi="Times New Roman" w:cs="Times New Roman"/>
          <w:sz w:val="28"/>
          <w:szCs w:val="28"/>
        </w:rPr>
        <w:t>данные</w:t>
      </w:r>
      <w:r w:rsidR="00FC5582">
        <w:rPr>
          <w:rFonts w:ascii="Times New Roman" w:hAnsi="Times New Roman" w:cs="Times New Roman"/>
          <w:sz w:val="28"/>
          <w:szCs w:val="28"/>
        </w:rPr>
        <w:t xml:space="preserve"> </w:t>
      </w:r>
      <w:r w:rsidR="00D938A1">
        <w:rPr>
          <w:rFonts w:ascii="Times New Roman" w:hAnsi="Times New Roman" w:cs="Times New Roman"/>
          <w:sz w:val="28"/>
          <w:szCs w:val="28"/>
        </w:rPr>
        <w:t>исключительно</w:t>
      </w:r>
      <w:r w:rsidR="00A67CA7">
        <w:rPr>
          <w:rFonts w:ascii="Times New Roman" w:hAnsi="Times New Roman" w:cs="Times New Roman"/>
          <w:sz w:val="28"/>
          <w:szCs w:val="28"/>
        </w:rPr>
        <w:t xml:space="preserve"> с ресурса-источника</w:t>
      </w:r>
      <w:r w:rsidR="00346C7E">
        <w:rPr>
          <w:rFonts w:ascii="Times New Roman" w:hAnsi="Times New Roman" w:cs="Times New Roman"/>
          <w:sz w:val="28"/>
          <w:szCs w:val="28"/>
        </w:rPr>
        <w:t xml:space="preserve"> (</w:t>
      </w:r>
      <w:hyperlink r:id="rId13" w:history="1">
        <w:r w:rsidR="00346C7E" w:rsidRPr="001F3569">
          <w:rPr>
            <w:rStyle w:val="a7"/>
            <w:rFonts w:ascii="Times New Roman" w:hAnsi="Times New Roman" w:cs="Times New Roman"/>
            <w:sz w:val="28"/>
            <w:szCs w:val="28"/>
          </w:rPr>
          <w:t>www.themoviedb.org</w:t>
        </w:r>
      </w:hyperlink>
      <w:r w:rsidR="00346C7E" w:rsidRPr="00346C7E">
        <w:rPr>
          <w:rFonts w:ascii="Times New Roman" w:hAnsi="Times New Roman" w:cs="Times New Roman"/>
          <w:sz w:val="28"/>
          <w:szCs w:val="28"/>
        </w:rPr>
        <w:t>)</w:t>
      </w:r>
      <w:r w:rsidR="009B671A">
        <w:rPr>
          <w:rFonts w:ascii="Times New Roman" w:hAnsi="Times New Roman" w:cs="Times New Roman"/>
          <w:sz w:val="28"/>
          <w:szCs w:val="28"/>
        </w:rPr>
        <w:t xml:space="preserve">, а </w:t>
      </w:r>
      <w:r w:rsidR="005E482E">
        <w:rPr>
          <w:rFonts w:ascii="Times New Roman" w:hAnsi="Times New Roman" w:cs="Times New Roman"/>
          <w:sz w:val="28"/>
          <w:szCs w:val="28"/>
        </w:rPr>
        <w:t>также</w:t>
      </w:r>
      <w:r w:rsidR="009B671A">
        <w:rPr>
          <w:rFonts w:ascii="Times New Roman" w:hAnsi="Times New Roman" w:cs="Times New Roman"/>
          <w:sz w:val="28"/>
          <w:szCs w:val="28"/>
        </w:rPr>
        <w:t xml:space="preserve"> обновлять отображаемую информацию</w:t>
      </w:r>
      <w:r w:rsidR="005E482E">
        <w:rPr>
          <w:rFonts w:ascii="Times New Roman" w:hAnsi="Times New Roman" w:cs="Times New Roman"/>
          <w:sz w:val="28"/>
          <w:szCs w:val="28"/>
        </w:rPr>
        <w:t xml:space="preserve"> в соответствии с данным ресурсом</w:t>
      </w:r>
      <w:r w:rsidR="00D938A1">
        <w:rPr>
          <w:rFonts w:ascii="Times New Roman" w:hAnsi="Times New Roman" w:cs="Times New Roman"/>
          <w:sz w:val="28"/>
          <w:szCs w:val="28"/>
        </w:rPr>
        <w:t>.</w:t>
      </w:r>
      <w:commentRangeEnd w:id="5"/>
      <w:r w:rsidR="00050EC2">
        <w:rPr>
          <w:rStyle w:val="a8"/>
        </w:rPr>
        <w:commentReference w:id="5"/>
      </w:r>
    </w:p>
    <w:p w14:paraId="6F25F454" w14:textId="77777777" w:rsidR="00D938A1" w:rsidRDefault="00D938A1" w:rsidP="00C965F7">
      <w:pPr>
        <w:pStyle w:val="a3"/>
        <w:tabs>
          <w:tab w:val="left" w:pos="6750"/>
        </w:tabs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Время обработки запроса на получение необходимой информации зависит от скорости интернет соединения.</w:t>
      </w:r>
    </w:p>
    <w:p w14:paraId="494F64C4" w14:textId="3DABBF9B" w:rsidR="00C965F7" w:rsidRDefault="0041201A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3.4.2</w:t>
      </w:r>
      <w:r w:rsidR="00993609">
        <w:rPr>
          <w:rFonts w:ascii="Times New Roman" w:hAnsi="Times New Roman" w:cs="Times New Roman"/>
          <w:b/>
          <w:sz w:val="32"/>
          <w:szCs w:val="32"/>
        </w:rPr>
        <w:t xml:space="preserve"> Переносимость</w:t>
      </w:r>
    </w:p>
    <w:p w14:paraId="05D9840E" w14:textId="563928E5" w:rsid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609">
        <w:rPr>
          <w:rFonts w:ascii="Times New Roman" w:hAnsi="Times New Roman" w:cs="Times New Roman"/>
          <w:sz w:val="28"/>
          <w:szCs w:val="28"/>
        </w:rPr>
        <w:t xml:space="preserve">Данное приложение является кроссплатформенным, поэтому для его разработки </w:t>
      </w:r>
      <w:r w:rsidR="0041201A">
        <w:rPr>
          <w:rFonts w:ascii="Times New Roman" w:hAnsi="Times New Roman" w:cs="Times New Roman"/>
          <w:sz w:val="28"/>
          <w:szCs w:val="28"/>
        </w:rPr>
        <w:t>будет использоваться</w:t>
      </w:r>
      <w:commentRangeStart w:id="6"/>
      <w:r w:rsidRPr="00993609">
        <w:rPr>
          <w:rFonts w:ascii="Times New Roman" w:hAnsi="Times New Roman" w:cs="Times New Roman"/>
          <w:sz w:val="28"/>
          <w:szCs w:val="28"/>
        </w:rPr>
        <w:t xml:space="preserve"> </w:t>
      </w:r>
      <w:commentRangeEnd w:id="6"/>
      <w:r w:rsidR="00050EC2">
        <w:rPr>
          <w:rStyle w:val="a8"/>
        </w:rPr>
        <w:commentReference w:id="6"/>
      </w:r>
      <w:r w:rsidRPr="00993609">
        <w:rPr>
          <w:rFonts w:ascii="Times New Roman" w:hAnsi="Times New Roman" w:cs="Times New Roman"/>
          <w:sz w:val="28"/>
          <w:szCs w:val="28"/>
        </w:rPr>
        <w:t>язык программирования Java.</w:t>
      </w:r>
    </w:p>
    <w:p w14:paraId="04ABC031" w14:textId="77777777" w:rsid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93609">
        <w:rPr>
          <w:rFonts w:ascii="Times New Roman" w:hAnsi="Times New Roman" w:cs="Times New Roman"/>
          <w:b/>
          <w:sz w:val="36"/>
          <w:szCs w:val="36"/>
        </w:rPr>
        <w:t>4. Процесс управления изменениями</w:t>
      </w:r>
    </w:p>
    <w:p w14:paraId="4BF8C6A1" w14:textId="77777777" w:rsidR="00993609" w:rsidRP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609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к данному программному продукту</w:t>
      </w:r>
      <w:r w:rsidRPr="00993609">
        <w:rPr>
          <w:rFonts w:ascii="Times New Roman" w:hAnsi="Times New Roman" w:cs="Times New Roman"/>
          <w:sz w:val="28"/>
          <w:szCs w:val="28"/>
        </w:rPr>
        <w:t xml:space="preserve"> могут быть изменены заказчиком, а также пользователями, которые участвуют в его тестировании.</w:t>
      </w:r>
    </w:p>
    <w:p w14:paraId="21E8FC7C" w14:textId="77777777" w:rsidR="00993609" w:rsidRP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609">
        <w:rPr>
          <w:rFonts w:ascii="Times New Roman" w:hAnsi="Times New Roman" w:cs="Times New Roman"/>
          <w:sz w:val="28"/>
          <w:szCs w:val="28"/>
        </w:rPr>
        <w:t>При изменении требований, необходимо указать новые сроки сдачи программного продукта.</w:t>
      </w:r>
    </w:p>
    <w:sectPr w:rsidR="00993609" w:rsidRPr="00993609" w:rsidSect="00A00D4B">
      <w:pgSz w:w="11906" w:h="16838"/>
      <w:pgMar w:top="34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Cuchuk" w:date="2015-10-05T17:13:00Z" w:initials="S.C.">
    <w:p w14:paraId="48A7583C" w14:textId="5C9BE02E" w:rsidR="00050EC2" w:rsidRPr="00050EC2" w:rsidRDefault="00050EC2">
      <w:pPr>
        <w:pStyle w:val="a9"/>
      </w:pPr>
      <w:r>
        <w:rPr>
          <w:rStyle w:val="a8"/>
        </w:rPr>
        <w:annotationRef/>
      </w:r>
      <w:r>
        <w:t>Документ описывает …</w:t>
      </w:r>
    </w:p>
  </w:comment>
  <w:comment w:id="3" w:author="Cuchuk" w:date="2015-10-05T17:16:00Z" w:initials="S.C.">
    <w:p w14:paraId="0A6BEDC6" w14:textId="19C35738" w:rsidR="00050EC2" w:rsidRDefault="00050EC2">
      <w:pPr>
        <w:pStyle w:val="a9"/>
      </w:pPr>
      <w:r>
        <w:rPr>
          <w:rStyle w:val="a8"/>
        </w:rPr>
        <w:annotationRef/>
      </w:r>
      <w:r>
        <w:t>Нужно вставить графический интерфейс сюда, чтобы сослаться на него.</w:t>
      </w:r>
    </w:p>
  </w:comment>
  <w:comment w:id="4" w:author="Cuchuk" w:date="2015-10-05T17:17:00Z" w:initials="S.C.">
    <w:p w14:paraId="08224332" w14:textId="77777777" w:rsidR="00532197" w:rsidRDefault="00532197" w:rsidP="00532197">
      <w:pPr>
        <w:pStyle w:val="a9"/>
      </w:pPr>
      <w:r>
        <w:rPr>
          <w:rStyle w:val="a8"/>
        </w:rPr>
        <w:annotationRef/>
      </w:r>
      <w:r>
        <w:t>Это в раздел про данные.</w:t>
      </w:r>
    </w:p>
  </w:comment>
  <w:comment w:id="5" w:author="Cuchuk" w:date="2015-10-05T17:19:00Z" w:initials="S.C.">
    <w:p w14:paraId="7F45C558" w14:textId="77777777" w:rsidR="00050EC2" w:rsidRDefault="00050EC2">
      <w:pPr>
        <w:pStyle w:val="a9"/>
      </w:pPr>
      <w:r>
        <w:rPr>
          <w:rStyle w:val="a8"/>
        </w:rPr>
        <w:annotationRef/>
      </w:r>
      <w:r>
        <w:t>Эти требования составлены абстрактно. Их стороннему человеку не проверить. Ему придется полагаться на веру. Нужно их уточнить так, чтобы было понятно как проверить.</w:t>
      </w:r>
    </w:p>
    <w:p w14:paraId="404EB98F" w14:textId="77777777" w:rsidR="00050EC2" w:rsidRDefault="00050EC2">
      <w:pPr>
        <w:pStyle w:val="a9"/>
      </w:pPr>
    </w:p>
    <w:p w14:paraId="2306458A" w14:textId="3022C7D7" w:rsidR="00050EC2" w:rsidRDefault="00050EC2">
      <w:pPr>
        <w:pStyle w:val="a9"/>
      </w:pPr>
      <w:r>
        <w:t>Дальше, требование 3.4.1.2 невозможно обеспечить, так как есть зависимость от стороннего сервиса.</w:t>
      </w:r>
    </w:p>
  </w:comment>
  <w:comment w:id="6" w:author="Cuchuk" w:date="2015-10-05T17:21:00Z" w:initials="S.C.">
    <w:p w14:paraId="2BB3F13E" w14:textId="3F30BEB8" w:rsidR="00050EC2" w:rsidRDefault="00050EC2">
      <w:pPr>
        <w:pStyle w:val="a9"/>
      </w:pPr>
      <w:r>
        <w:rPr>
          <w:rStyle w:val="a8"/>
        </w:rPr>
        <w:annotationRef/>
      </w:r>
      <w:r>
        <w:t>Будет использоваться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8A7583C" w15:done="0"/>
  <w15:commentEx w15:paraId="0A6BEDC6" w15:done="0"/>
  <w15:commentEx w15:paraId="08224332" w15:done="0"/>
  <w15:commentEx w15:paraId="2306458A" w15:done="0"/>
  <w15:commentEx w15:paraId="2BB3F13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D39E1F" w14:textId="77777777" w:rsidR="00F1787E" w:rsidRDefault="00F1787E" w:rsidP="00271F2D">
      <w:pPr>
        <w:spacing w:after="0" w:line="240" w:lineRule="auto"/>
      </w:pPr>
      <w:r>
        <w:separator/>
      </w:r>
    </w:p>
  </w:endnote>
  <w:endnote w:type="continuationSeparator" w:id="0">
    <w:p w14:paraId="7C136AA5" w14:textId="77777777" w:rsidR="00F1787E" w:rsidRDefault="00F1787E" w:rsidP="0027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ABB6C8" w14:textId="77777777" w:rsidR="00F1787E" w:rsidRDefault="00F1787E" w:rsidP="00271F2D">
      <w:pPr>
        <w:spacing w:after="0" w:line="240" w:lineRule="auto"/>
      </w:pPr>
      <w:r>
        <w:separator/>
      </w:r>
    </w:p>
  </w:footnote>
  <w:footnote w:type="continuationSeparator" w:id="0">
    <w:p w14:paraId="7323661D" w14:textId="77777777" w:rsidR="00F1787E" w:rsidRDefault="00F1787E" w:rsidP="00271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80EFF"/>
    <w:multiLevelType w:val="hybridMultilevel"/>
    <w:tmpl w:val="E8DA94F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4FCF07C8"/>
    <w:multiLevelType w:val="hybridMultilevel"/>
    <w:tmpl w:val="12303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44508"/>
    <w:multiLevelType w:val="hybridMultilevel"/>
    <w:tmpl w:val="E9026F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F7A77F7"/>
    <w:multiLevelType w:val="hybridMultilevel"/>
    <w:tmpl w:val="1E50300E"/>
    <w:lvl w:ilvl="0" w:tplc="0419000B">
      <w:start w:val="1"/>
      <w:numFmt w:val="bullet"/>
      <w:lvlText w:val=""/>
      <w:lvlJc w:val="left"/>
      <w:pPr>
        <w:ind w:left="17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7C397B2C"/>
    <w:multiLevelType w:val="hybridMultilevel"/>
    <w:tmpl w:val="199E4B90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Oxana">
    <w15:presenceInfo w15:providerId="None" w15:userId="Oxa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036"/>
    <w:rsid w:val="000422B4"/>
    <w:rsid w:val="00050EC2"/>
    <w:rsid w:val="00054C9C"/>
    <w:rsid w:val="00076E14"/>
    <w:rsid w:val="00087DEC"/>
    <w:rsid w:val="000B7734"/>
    <w:rsid w:val="000D74BE"/>
    <w:rsid w:val="000E6FFD"/>
    <w:rsid w:val="000F669C"/>
    <w:rsid w:val="0011154C"/>
    <w:rsid w:val="00140AA7"/>
    <w:rsid w:val="001E369A"/>
    <w:rsid w:val="00210708"/>
    <w:rsid w:val="002656BB"/>
    <w:rsid w:val="00271F2D"/>
    <w:rsid w:val="002B5354"/>
    <w:rsid w:val="003117F3"/>
    <w:rsid w:val="00346C7E"/>
    <w:rsid w:val="003B311E"/>
    <w:rsid w:val="0041201A"/>
    <w:rsid w:val="004402FA"/>
    <w:rsid w:val="00492352"/>
    <w:rsid w:val="004C376E"/>
    <w:rsid w:val="00506A6A"/>
    <w:rsid w:val="00531909"/>
    <w:rsid w:val="00532197"/>
    <w:rsid w:val="00563DA5"/>
    <w:rsid w:val="0059640C"/>
    <w:rsid w:val="005D499A"/>
    <w:rsid w:val="005E482E"/>
    <w:rsid w:val="0064360A"/>
    <w:rsid w:val="00647796"/>
    <w:rsid w:val="00655E06"/>
    <w:rsid w:val="00690D27"/>
    <w:rsid w:val="006A5D34"/>
    <w:rsid w:val="00736BD6"/>
    <w:rsid w:val="00776F75"/>
    <w:rsid w:val="00792FD4"/>
    <w:rsid w:val="007A03F5"/>
    <w:rsid w:val="008155D8"/>
    <w:rsid w:val="00837158"/>
    <w:rsid w:val="00897890"/>
    <w:rsid w:val="008B3032"/>
    <w:rsid w:val="009544E2"/>
    <w:rsid w:val="00993609"/>
    <w:rsid w:val="009A09F8"/>
    <w:rsid w:val="009B671A"/>
    <w:rsid w:val="009C65DF"/>
    <w:rsid w:val="00A00D4B"/>
    <w:rsid w:val="00A50E04"/>
    <w:rsid w:val="00A67CA7"/>
    <w:rsid w:val="00A779AD"/>
    <w:rsid w:val="00AE2D26"/>
    <w:rsid w:val="00AE51AB"/>
    <w:rsid w:val="00B03968"/>
    <w:rsid w:val="00B16015"/>
    <w:rsid w:val="00BF3A75"/>
    <w:rsid w:val="00C075B1"/>
    <w:rsid w:val="00C54F42"/>
    <w:rsid w:val="00C558C0"/>
    <w:rsid w:val="00C674A6"/>
    <w:rsid w:val="00C965F7"/>
    <w:rsid w:val="00D938A1"/>
    <w:rsid w:val="00DA4036"/>
    <w:rsid w:val="00DC7F29"/>
    <w:rsid w:val="00DE5E85"/>
    <w:rsid w:val="00E17DD0"/>
    <w:rsid w:val="00E47DC6"/>
    <w:rsid w:val="00E51823"/>
    <w:rsid w:val="00E61216"/>
    <w:rsid w:val="00EB4721"/>
    <w:rsid w:val="00F1787E"/>
    <w:rsid w:val="00F60B54"/>
    <w:rsid w:val="00F93E3E"/>
    <w:rsid w:val="00FC5582"/>
    <w:rsid w:val="00FC5D5F"/>
    <w:rsid w:val="00FD0950"/>
    <w:rsid w:val="00FD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E7143"/>
  <w15:docId w15:val="{33981094-031E-4C9D-A523-0A648040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71F2D"/>
    <w:pPr>
      <w:keepNext/>
      <w:keepLines/>
      <w:spacing w:before="100" w:after="10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3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2F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71F2D"/>
    <w:rPr>
      <w:rFonts w:ascii="Times New Roman" w:eastAsiaTheme="majorEastAsia" w:hAnsi="Times New Roman" w:cstheme="majorBidi"/>
      <w:b/>
      <w:bCs/>
      <w:sz w:val="36"/>
      <w:szCs w:val="26"/>
      <w:lang w:val="en-US"/>
    </w:rPr>
  </w:style>
  <w:style w:type="paragraph" w:styleId="a4">
    <w:name w:val="endnote text"/>
    <w:basedOn w:val="a"/>
    <w:link w:val="a5"/>
    <w:uiPriority w:val="99"/>
    <w:semiHidden/>
    <w:unhideWhenUsed/>
    <w:rsid w:val="00271F2D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271F2D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271F2D"/>
    <w:rPr>
      <w:vertAlign w:val="superscript"/>
    </w:rPr>
  </w:style>
  <w:style w:type="character" w:styleId="a7">
    <w:name w:val="Hyperlink"/>
    <w:basedOn w:val="a0"/>
    <w:uiPriority w:val="99"/>
    <w:unhideWhenUsed/>
    <w:rsid w:val="00271F2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F60B5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F60B5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F60B5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60B5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F60B5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F60B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F60B54"/>
    <w:rPr>
      <w:rFonts w:ascii="Segoe UI" w:hAnsi="Segoe UI" w:cs="Segoe UI"/>
      <w:sz w:val="18"/>
      <w:szCs w:val="18"/>
    </w:rPr>
  </w:style>
  <w:style w:type="table" w:styleId="af">
    <w:name w:val="Table Grid"/>
    <w:basedOn w:val="a1"/>
    <w:uiPriority w:val="39"/>
    <w:rsid w:val="003B3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themoviedb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hemoviedb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hemoviedb.org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E9B45-70C8-483C-97D4-FDF958E11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Владислав</cp:lastModifiedBy>
  <cp:revision>7</cp:revision>
  <dcterms:created xsi:type="dcterms:W3CDTF">2015-10-05T14:22:00Z</dcterms:created>
  <dcterms:modified xsi:type="dcterms:W3CDTF">2015-10-05T19:03:00Z</dcterms:modified>
</cp:coreProperties>
</file>